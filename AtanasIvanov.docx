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CB7FC" w14:textId="77777777" w:rsidR="00EB4A57" w:rsidRDefault="00EB4A57">
      <w:pPr>
        <w:rPr>
          <w:lang w:val="en-US"/>
        </w:rPr>
      </w:pPr>
    </w:p>
    <w:p w14:paraId="42D4F5E2" w14:textId="12651088" w:rsidR="00EB4A57" w:rsidDel="007962F7" w:rsidRDefault="007962F7">
      <w:pPr>
        <w:rPr>
          <w:del w:id="0" w:author="Atanas Ivanov" w:date="2026-10-24T00:51:00Z"/>
        </w:rPr>
      </w:pPr>
      <w:ins w:id="1" w:author="Atanas Ivanov" w:date="2026-10-24T00:51:00Z">
        <w:r>
          <w:rPr>
            <w:lang w:val="en-US"/>
          </w:rPr>
          <w:fldChar w:fldCharType="begin"/>
        </w:r>
        <w:r>
          <w:rPr>
            <w:lang w:val="en-US"/>
          </w:rPr>
          <w:instrText>HYPERLINK "</w:instrText>
        </w:r>
        <w:r w:rsidRPr="007962F7">
          <w:rPr>
            <w:lang w:val="en-US"/>
          </w:rPr>
          <w:instrText>https://github.com/naso01GitHub/clickplay</w:instrText>
        </w:r>
        <w:r>
          <w:rPr>
            <w:lang w:val="en-US"/>
          </w:rPr>
          <w:instrText>"</w:instrText>
        </w:r>
        <w:r>
          <w:rPr>
            <w:lang w:val="en-US"/>
          </w:rPr>
        </w:r>
        <w:r>
          <w:rPr>
            <w:lang w:val="en-US"/>
          </w:rPr>
          <w:fldChar w:fldCharType="separate"/>
        </w:r>
        <w:r w:rsidRPr="002A49B3">
          <w:rPr>
            <w:rStyle w:val="Hyperlink"/>
            <w:lang w:val="en-US"/>
          </w:rPr>
          <w:t>https://github.com/naso01GitHub/clickplay</w:t>
        </w:r>
        <w:r>
          <w:rPr>
            <w:lang w:val="en-US"/>
          </w:rPr>
          <w:fldChar w:fldCharType="end"/>
        </w:r>
      </w:ins>
    </w:p>
    <w:p w14:paraId="6F4CC2CE" w14:textId="77777777" w:rsidR="007962F7" w:rsidRDefault="007962F7">
      <w:pPr>
        <w:rPr>
          <w:ins w:id="2" w:author="Atanas Ivanov" w:date="2026-10-24T00:51:00Z"/>
        </w:rPr>
      </w:pPr>
    </w:p>
    <w:p w14:paraId="021C1188" w14:textId="77777777" w:rsidR="007962F7" w:rsidRPr="007962F7" w:rsidRDefault="007962F7">
      <w:pPr>
        <w:rPr>
          <w:ins w:id="3" w:author="Atanas Ivanov" w:date="2026-10-24T00:51:00Z"/>
          <w:rPrChange w:id="4" w:author="Atanas Ivanov" w:date="2026-10-24T00:51:00Z">
            <w:rPr>
              <w:ins w:id="5" w:author="Atanas Ivanov" w:date="2026-10-24T00:51:00Z"/>
              <w:lang w:val="en-US"/>
            </w:rPr>
          </w:rPrChange>
        </w:rPr>
      </w:pPr>
    </w:p>
    <w:p w14:paraId="73B4BC9B" w14:textId="5F5B0B7F" w:rsidR="00EB4A57" w:rsidRPr="007962F7" w:rsidRDefault="00EB4A57">
      <w:pPr>
        <w:rPr>
          <w:b/>
          <w:bCs/>
          <w:sz w:val="36"/>
          <w:szCs w:val="36"/>
          <w:lang w:val="en-US"/>
          <w:rPrChange w:id="6" w:author="Atanas Ivanov" w:date="2026-10-24T00:52:00Z">
            <w:rPr>
              <w:lang w:val="en-US"/>
            </w:rPr>
          </w:rPrChange>
        </w:rPr>
      </w:pPr>
      <w:r w:rsidRPr="007962F7">
        <w:rPr>
          <w:b/>
          <w:bCs/>
          <w:sz w:val="36"/>
          <w:szCs w:val="36"/>
          <w:rPrChange w:id="7" w:author="Atanas Ivanov" w:date="2026-10-24T00:52:00Z">
            <w:rPr/>
          </w:rPrChange>
        </w:rPr>
        <w:t xml:space="preserve">Атанас Иванов  </w:t>
      </w:r>
    </w:p>
    <w:p w14:paraId="633A45AD" w14:textId="2D454110" w:rsidR="00EB4A57" w:rsidRDefault="00000000">
      <w:pPr>
        <w:rPr>
          <w:lang w:val="en-US"/>
        </w:rPr>
      </w:pPr>
      <w:hyperlink r:id="rId5" w:history="1">
        <w:r w:rsidR="00EB4A57" w:rsidRPr="002A49B3">
          <w:rPr>
            <w:rStyle w:val="Hyperlink"/>
            <w:lang w:val="en-US"/>
          </w:rPr>
          <w:t>nassovv@yahoo.com</w:t>
        </w:r>
      </w:hyperlink>
    </w:p>
    <w:p w14:paraId="64552AA8" w14:textId="77777777" w:rsidR="00EB4A57" w:rsidRDefault="00EB4A57">
      <w:pPr>
        <w:rPr>
          <w:ins w:id="8" w:author="Atanas Ivanov" w:date="2026-10-24T00:25:00Z"/>
        </w:rPr>
      </w:pPr>
    </w:p>
    <w:p w14:paraId="38648E7E" w14:textId="38FB03D9" w:rsidR="004A2D2C" w:rsidRDefault="004A2D2C">
      <w:pPr>
        <w:rPr>
          <w:ins w:id="9" w:author="Atanas Ivanov" w:date="2026-10-24T00:25:00Z"/>
          <w:lang w:val="en-US"/>
        </w:rPr>
      </w:pPr>
      <w:ins w:id="10" w:author="Atanas Ivanov" w:date="2026-10-24T00:25:00Z">
        <w:r>
          <w:rPr>
            <w:lang w:val="en-US"/>
          </w:rPr>
          <w:t>Copilot</w:t>
        </w:r>
      </w:ins>
    </w:p>
    <w:p w14:paraId="2CC1FD11" w14:textId="60E24D6E" w:rsidR="004A2D2C" w:rsidRPr="00373F22" w:rsidRDefault="004A2D2C">
      <w:pPr>
        <w:rPr>
          <w:ins w:id="11" w:author="Atanas Ivanov" w:date="2026-10-24T00:25:00Z"/>
          <w:lang w:val="en-US"/>
        </w:rPr>
      </w:pPr>
      <w:ins w:id="12" w:author="Atanas Ivanov" w:date="2026-10-24T00:25:00Z">
        <w:r>
          <w:rPr>
            <w:lang w:val="en-US"/>
          </w:rPr>
          <w:t>Cursor</w:t>
        </w:r>
      </w:ins>
      <w:ins w:id="13" w:author="Atanas Ivanov" w:date="2026-10-24T00:56:00Z">
        <w:r w:rsidR="00373F22">
          <w:rPr>
            <w:lang w:val="en-US"/>
          </w:rPr>
          <w:t xml:space="preserve"> </w:t>
        </w:r>
        <w:r w:rsidR="00373F22">
          <w:t xml:space="preserve"> </w:t>
        </w:r>
        <w:r w:rsidR="00373F22">
          <w:rPr>
            <w:lang w:val="en-US"/>
          </w:rPr>
          <w:t>Grok4.6 Low</w:t>
        </w:r>
      </w:ins>
    </w:p>
    <w:p w14:paraId="549EFA32" w14:textId="5C229E62" w:rsidR="004A2D2C" w:rsidRDefault="004A2D2C">
      <w:pPr>
        <w:rPr>
          <w:ins w:id="14" w:author="Atanas Ivanov" w:date="2026-10-24T00:25:00Z"/>
          <w:lang w:val="en-US"/>
        </w:rPr>
      </w:pPr>
      <w:ins w:id="15" w:author="Atanas Ivanov" w:date="2026-10-24T00:25:00Z">
        <w:r>
          <w:rPr>
            <w:lang w:val="en-US"/>
          </w:rPr>
          <w:t>Opus 5.5</w:t>
        </w:r>
      </w:ins>
    </w:p>
    <w:p w14:paraId="10A0A820" w14:textId="3F53F8A5" w:rsidR="004A2D2C" w:rsidRDefault="004A2D2C">
      <w:pPr>
        <w:rPr>
          <w:ins w:id="16" w:author="Atanas Ivanov" w:date="2026-10-24T00:27:00Z"/>
          <w:lang w:val="en-US"/>
        </w:rPr>
      </w:pPr>
      <w:ins w:id="17" w:author="Atanas Ivanov" w:date="2026-10-24T00:25:00Z">
        <w:r>
          <w:rPr>
            <w:lang w:val="en-US"/>
          </w:rPr>
          <w:t>Haiku 4</w:t>
        </w:r>
      </w:ins>
      <w:ins w:id="18" w:author="Atanas Ivanov" w:date="2026-10-24T00:26:00Z">
        <w:r>
          <w:rPr>
            <w:lang w:val="en-US"/>
          </w:rPr>
          <w:t>.5</w:t>
        </w:r>
      </w:ins>
    </w:p>
    <w:p w14:paraId="64B49CF4" w14:textId="7D3646F9" w:rsidR="004A2D2C" w:rsidRDefault="004A2D2C">
      <w:pPr>
        <w:rPr>
          <w:ins w:id="19" w:author="Atanas Ivanov" w:date="2026-10-24T00:27:00Z"/>
          <w:lang w:val="en-US"/>
        </w:rPr>
      </w:pPr>
      <w:ins w:id="20" w:author="Atanas Ivanov" w:date="2026-10-24T00:27:00Z">
        <w:r>
          <w:rPr>
            <w:lang w:val="en-US"/>
          </w:rPr>
          <w:t>Skills: Docx,  Pdf</w:t>
        </w:r>
      </w:ins>
    </w:p>
    <w:p w14:paraId="528AE004" w14:textId="77777777" w:rsidR="004A2D2C" w:rsidRPr="004A2D2C" w:rsidRDefault="004A2D2C">
      <w:pPr>
        <w:rPr>
          <w:ins w:id="21" w:author="Atanas Ivanov" w:date="2026-10-24T00:25:00Z"/>
          <w:lang w:val="en-US"/>
          <w:rPrChange w:id="22" w:author="Atanas Ivanov" w:date="2026-10-24T00:25:00Z">
            <w:rPr>
              <w:ins w:id="23" w:author="Atanas Ivanov" w:date="2026-10-24T00:25:00Z"/>
            </w:rPr>
          </w:rPrChange>
        </w:rPr>
      </w:pPr>
    </w:p>
    <w:p w14:paraId="4AB9B323" w14:textId="77777777" w:rsidR="004A2D2C" w:rsidRPr="004A2D2C" w:rsidRDefault="004A2D2C">
      <w:pPr>
        <w:rPr>
          <w:rPrChange w:id="24" w:author="Atanas Ivanov" w:date="2026-10-24T00:25:00Z">
            <w:rPr>
              <w:lang w:val="en-US"/>
            </w:rPr>
          </w:rPrChange>
        </w:rPr>
      </w:pPr>
    </w:p>
    <w:p w14:paraId="1C2F48C0" w14:textId="14B47059" w:rsidR="00EB4A57" w:rsidRDefault="00EB4A57">
      <w:r>
        <w:t xml:space="preserve">Приложението  търси в    </w:t>
      </w:r>
      <w:hyperlink r:id="rId6" w:history="1">
        <w:r w:rsidRPr="002A49B3">
          <w:rPr>
            <w:rStyle w:val="Hyperlink"/>
          </w:rPr>
          <w:t>https://clicktoplay.io/</w:t>
        </w:r>
      </w:hyperlink>
      <w:r>
        <w:t xml:space="preserve">     свободни часове</w:t>
      </w:r>
      <w:ins w:id="25" w:author="Atanas Ivanov" w:date="2026-10-24T00:54:00Z">
        <w:r w:rsidR="00373F22">
          <w:t xml:space="preserve"> по зададени критерии.</w:t>
        </w:r>
      </w:ins>
      <w:del w:id="26" w:author="Atanas Ivanov" w:date="2026-10-24T00:54:00Z">
        <w:r w:rsidDel="00373F22">
          <w:delText>.</w:delText>
        </w:r>
      </w:del>
    </w:p>
    <w:p w14:paraId="539533FE" w14:textId="77777777" w:rsidR="00EB4A57" w:rsidRDefault="00EB4A57"/>
    <w:p w14:paraId="4AB2583D" w14:textId="5955310E" w:rsidR="00EB4A57" w:rsidRDefault="00EB4A57" w:rsidP="00EB4A57">
      <w:pPr>
        <w:spacing w:after="120"/>
      </w:pPr>
      <w:r>
        <w:rPr>
          <w:b/>
          <w:bCs/>
        </w:rPr>
        <w:t>„ClickPlay</w:t>
      </w:r>
      <w:r>
        <w:t xml:space="preserve"> е настолно приложение за Windows и macOS, което следи сайта </w:t>
      </w:r>
      <w:r>
        <w:rPr>
          <w:b/>
          <w:bCs/>
        </w:rPr>
        <w:t>clicktoplay.io</w:t>
      </w:r>
      <w:r>
        <w:t xml:space="preserve"> за свободни часове за спорт (падел, тенис, футбол и др.) в избрани от вас клубове и ви известява, когато се появи нов свободен час.</w:t>
      </w:r>
    </w:p>
    <w:p w14:paraId="36F00A9B" w14:textId="4C7ACF4C" w:rsidR="00EB4A57" w:rsidRDefault="00EB4A57" w:rsidP="00EB4A57">
      <w:pPr>
        <w:spacing w:after="120"/>
      </w:pPr>
      <w:r>
        <w:t xml:space="preserve">Приложението само </w:t>
      </w:r>
      <w:r>
        <w:rPr>
          <w:b/>
          <w:bCs/>
        </w:rPr>
        <w:t>чете</w:t>
      </w:r>
      <w:r>
        <w:t xml:space="preserve"> графиците на клубовете. То никога не влиза в профил, не резервира и не натиска свободните часове. Резервацията правите сами в сайта, след като получите известие.“</w:t>
      </w:r>
    </w:p>
    <w:p w14:paraId="36A0E1C6" w14:textId="77777777" w:rsidR="00EB4A57" w:rsidRDefault="00EB4A57" w:rsidP="00EB4A57">
      <w:pPr>
        <w:spacing w:after="120"/>
      </w:pPr>
    </w:p>
    <w:p w14:paraId="52C8513D" w14:textId="323825AA" w:rsidR="00EB4A57" w:rsidRDefault="00EB4A57" w:rsidP="00EB4A57">
      <w:pPr>
        <w:spacing w:after="120"/>
        <w:rPr>
          <w:lang w:val="en-US"/>
        </w:rPr>
      </w:pPr>
      <w:r>
        <w:t>Тове</w:t>
      </w:r>
      <w:r w:rsidR="00656E99">
        <w:t xml:space="preserve"> по-горе </w:t>
      </w:r>
      <w:r>
        <w:t xml:space="preserve"> е генерирано от </w:t>
      </w:r>
      <w:r>
        <w:rPr>
          <w:lang w:val="en-US"/>
        </w:rPr>
        <w:t>Opus</w:t>
      </w:r>
      <w:ins w:id="27" w:author="Atanas Ivanov" w:date="2026-10-24T00:25:00Z">
        <w:r w:rsidR="004A2D2C">
          <w:rPr>
            <w:lang w:val="en-US"/>
          </w:rPr>
          <w:t xml:space="preserve"> </w:t>
        </w:r>
      </w:ins>
      <w:r>
        <w:rPr>
          <w:lang w:val="en-US"/>
        </w:rPr>
        <w:t xml:space="preserve">5.5 </w:t>
      </w:r>
      <w:r>
        <w:t>и го характеризира достатъчно добре.</w:t>
      </w:r>
    </w:p>
    <w:p w14:paraId="4DC857A3" w14:textId="2C3992F1" w:rsidR="0062515A" w:rsidRPr="002F29DE" w:rsidRDefault="0062515A" w:rsidP="00EB4A57">
      <w:pPr>
        <w:spacing w:after="120"/>
        <w:rPr>
          <w:lang w:val="en-US"/>
        </w:rPr>
      </w:pPr>
      <w:r>
        <w:t>Настъпването на зимата ме провокира да поработя въху тая задача.</w:t>
      </w:r>
      <w:r w:rsidR="002F29DE">
        <w:rPr>
          <w:lang w:val="en-US"/>
        </w:rPr>
        <w:t xml:space="preserve"> </w:t>
      </w:r>
      <w:r w:rsidR="002F29DE">
        <w:rPr>
          <w:lang w:val="en-US"/>
        </w:rPr>
        <w:br/>
      </w:r>
      <w:r w:rsidR="002F29DE">
        <w:t>Не знам защо реших да е  и за macO</w:t>
      </w:r>
      <w:r w:rsidR="002F29DE">
        <w:rPr>
          <w:lang w:val="en-US"/>
        </w:rPr>
        <w:t>S</w:t>
      </w:r>
    </w:p>
    <w:p w14:paraId="6564F618" w14:textId="77777777" w:rsidR="00660255" w:rsidRDefault="00660255" w:rsidP="00EB4A57">
      <w:pPr>
        <w:spacing w:after="120"/>
      </w:pPr>
    </w:p>
    <w:p w14:paraId="116C29CE" w14:textId="27CC033F" w:rsidR="00660255" w:rsidRDefault="00660255" w:rsidP="00EB4A57">
      <w:pPr>
        <w:spacing w:after="120"/>
      </w:pPr>
      <w:r>
        <w:t xml:space="preserve">Започнах с малък тест с  </w:t>
      </w:r>
      <w:r>
        <w:rPr>
          <w:lang w:val="en-US"/>
        </w:rPr>
        <w:t>Copilot</w:t>
      </w:r>
      <w:r>
        <w:t>.  Дадох му задача да  направи на С</w:t>
      </w:r>
      <w:r>
        <w:rPr>
          <w:lang w:val="en-US"/>
        </w:rPr>
        <w:t>#   GUI</w:t>
      </w:r>
      <w:r>
        <w:t xml:space="preserve"> </w:t>
      </w:r>
      <w:r>
        <w:rPr>
          <w:lang w:val="en-US"/>
        </w:rPr>
        <w:t xml:space="preserve"> </w:t>
      </w:r>
      <w:r>
        <w:t xml:space="preserve">за изпращане на емайли.  Учудващо за мен стана от първия път. Използва същите </w:t>
      </w:r>
      <w:r>
        <w:rPr>
          <w:lang w:val="en-US"/>
        </w:rPr>
        <w:t xml:space="preserve">NuGet </w:t>
      </w:r>
      <w:ins w:id="28" w:author="Atanas Ivanov" w:date="2026-10-24T00:55:00Z">
        <w:r w:rsidR="00373F22">
          <w:t>които</w:t>
        </w:r>
      </w:ins>
      <w:r>
        <w:t xml:space="preserve"> съм ползвал преди.</w:t>
      </w:r>
    </w:p>
    <w:p w14:paraId="579AF3AF" w14:textId="77777777" w:rsidR="00660255" w:rsidRDefault="00660255" w:rsidP="00EB4A57">
      <w:pPr>
        <w:spacing w:after="120"/>
      </w:pPr>
    </w:p>
    <w:p w14:paraId="446655AF" w14:textId="04A015D9" w:rsidR="00660255" w:rsidRPr="002F29DE" w:rsidRDefault="00660255" w:rsidP="00EB4A57">
      <w:pPr>
        <w:spacing w:after="120"/>
        <w:rPr>
          <w:lang w:val="en-US"/>
        </w:rPr>
      </w:pPr>
      <w:r>
        <w:lastRenderedPageBreak/>
        <w:t xml:space="preserve">Описах цялостно задачата на </w:t>
      </w:r>
      <w:r>
        <w:rPr>
          <w:lang w:val="en-US"/>
        </w:rPr>
        <w:t>Cursor</w:t>
      </w:r>
      <w:ins w:id="29" w:author="Atanas Ivanov" w:date="2026-10-24T00:59:00Z">
        <w:r w:rsidR="00911CA7">
          <w:rPr>
            <w:lang w:val="en-US"/>
          </w:rPr>
          <w:t xml:space="preserve">  </w:t>
        </w:r>
        <w:r w:rsidR="00911CA7">
          <w:rPr>
            <w:lang w:val="en-US"/>
          </w:rPr>
          <w:t xml:space="preserve">Grok4.6 </w:t>
        </w:r>
        <w:r w:rsidR="00911CA7">
          <w:rPr>
            <w:lang w:val="en-US"/>
          </w:rPr>
          <w:t xml:space="preserve"> </w:t>
        </w:r>
      </w:ins>
      <w:r>
        <w:rPr>
          <w:lang w:val="en-US"/>
        </w:rPr>
        <w:t xml:space="preserve">. </w:t>
      </w:r>
      <w:r>
        <w:t xml:space="preserve">Направихме план и му зададох да проектира </w:t>
      </w:r>
      <w:r>
        <w:rPr>
          <w:lang w:val="en-US"/>
        </w:rPr>
        <w:t xml:space="preserve"> GUI</w:t>
      </w:r>
      <w:r>
        <w:t>-то като първа стъпка , без особени изисквания.</w:t>
      </w:r>
      <w:r w:rsidR="002F29DE">
        <w:t xml:space="preserve"> По негова препоръка ползвам</w:t>
      </w:r>
      <w:r w:rsidR="00656E99">
        <w:rPr>
          <w:lang w:val="en-US"/>
        </w:rPr>
        <w:t xml:space="preserve"> </w:t>
      </w:r>
      <w:r w:rsidR="002F29DE">
        <w:t xml:space="preserve"> </w:t>
      </w:r>
      <w:r w:rsidR="002F29DE">
        <w:rPr>
          <w:lang w:val="en-US"/>
        </w:rPr>
        <w:t xml:space="preserve">.NET10, </w:t>
      </w:r>
      <w:r w:rsidR="002F29DE">
        <w:t xml:space="preserve"> </w:t>
      </w:r>
      <w:r w:rsidR="002F29DE">
        <w:rPr>
          <w:lang w:val="en-US"/>
        </w:rPr>
        <w:t>Chromium</w:t>
      </w:r>
      <w:r w:rsidR="002F29DE">
        <w:t xml:space="preserve">, </w:t>
      </w:r>
      <w:proofErr w:type="spellStart"/>
      <w:r w:rsidR="002F29DE">
        <w:rPr>
          <w:lang w:val="en-US"/>
        </w:rPr>
        <w:t>PlayWrite</w:t>
      </w:r>
      <w:proofErr w:type="spellEnd"/>
      <w:r w:rsidR="002F29DE">
        <w:rPr>
          <w:lang w:val="en-US"/>
        </w:rPr>
        <w:t>, Avalonia</w:t>
      </w:r>
    </w:p>
    <w:p w14:paraId="705CEE81" w14:textId="79EC5F0A" w:rsidR="002F29DE" w:rsidRDefault="00660255" w:rsidP="00EB4A57">
      <w:pPr>
        <w:spacing w:after="120"/>
      </w:pPr>
      <w:r>
        <w:t xml:space="preserve">Справи се чудесно, успя да предвиди всички  полета от които имах нужда , с изключение на </w:t>
      </w:r>
      <w:r>
        <w:rPr>
          <w:lang w:val="en-US"/>
        </w:rPr>
        <w:t xml:space="preserve">Subject </w:t>
      </w:r>
      <w:r>
        <w:t xml:space="preserve"> на емайла.</w:t>
      </w:r>
      <w:r w:rsidR="00626A42">
        <w:rPr>
          <w:lang w:val="en-US"/>
        </w:rPr>
        <w:t xml:space="preserve">  </w:t>
      </w:r>
      <w:r w:rsidR="00626A42">
        <w:t>В последствие излязоха затруднения как да разположа  компонентите</w:t>
      </w:r>
      <w:r w:rsidR="00656E99">
        <w:rPr>
          <w:lang w:val="en-US"/>
        </w:rPr>
        <w:t xml:space="preserve"> </w:t>
      </w:r>
      <w:r w:rsidR="00656E99">
        <w:t xml:space="preserve"> върху формат</w:t>
      </w:r>
      <w:r w:rsidR="00626A42">
        <w:t>, щеше да ми е по-просто да ги оразмеря и разположа с мишката.</w:t>
      </w:r>
    </w:p>
    <w:p w14:paraId="30306861" w14:textId="4E4972C1" w:rsidR="00656E99" w:rsidRDefault="002F29DE" w:rsidP="00656E99">
      <w:pPr>
        <w:spacing w:after="120"/>
        <w:ind w:firstLine="708"/>
      </w:pPr>
      <w:r>
        <w:t xml:space="preserve">Наравих един </w:t>
      </w:r>
      <w:r>
        <w:rPr>
          <w:lang w:val="en-US"/>
        </w:rPr>
        <w:t xml:space="preserve">skill </w:t>
      </w:r>
      <w:r>
        <w:t xml:space="preserve"> за поставяне на  коментари в 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doxygen</w:t>
      </w:r>
      <w:proofErr w:type="spellEnd"/>
      <w:r>
        <w:rPr>
          <w:lang w:val="en-US"/>
        </w:rPr>
        <w:t xml:space="preserve"> </w:t>
      </w:r>
      <w:r>
        <w:t xml:space="preserve"> стил и един  </w:t>
      </w:r>
      <w:r>
        <w:rPr>
          <w:lang w:val="en-US"/>
        </w:rPr>
        <w:t xml:space="preserve">hook  </w:t>
      </w:r>
      <w:r>
        <w:t xml:space="preserve"> за записване на промтовете. </w:t>
      </w:r>
    </w:p>
    <w:p w14:paraId="1699A7DC" w14:textId="5BA4C9F8" w:rsidR="00656E99" w:rsidRDefault="00656E99" w:rsidP="00656E99">
      <w:pPr>
        <w:spacing w:after="120"/>
      </w:pPr>
      <w:r>
        <w:t xml:space="preserve">Продължих с описание как навигирайки в страницата да бъдат попълнени полетата на </w:t>
      </w:r>
      <w:r>
        <w:rPr>
          <w:lang w:val="en-US"/>
        </w:rPr>
        <w:t>GUI-</w:t>
      </w:r>
      <w:r>
        <w:t xml:space="preserve">то. </w:t>
      </w:r>
      <w:r>
        <w:rPr>
          <w:lang w:val="en-US"/>
        </w:rPr>
        <w:t xml:space="preserve">Cursor </w:t>
      </w:r>
      <w:r>
        <w:t xml:space="preserve">направи план,  и го изпълни, спорд мен без затруднения. </w:t>
      </w:r>
    </w:p>
    <w:p w14:paraId="7BEAF21F" w14:textId="2AEEF351" w:rsidR="00656E99" w:rsidRDefault="00656E99" w:rsidP="00656E99">
      <w:pPr>
        <w:spacing w:after="120"/>
      </w:pPr>
      <w:r>
        <w:t xml:space="preserve">Следващата стъпка беше да инспектира станицата и да събира данни по определени критерии. С това </w:t>
      </w:r>
      <w:r>
        <w:rPr>
          <w:lang w:val="en-US"/>
        </w:rPr>
        <w:t xml:space="preserve"> </w:t>
      </w:r>
      <w:ins w:id="30" w:author="Atanas Ivanov" w:date="2026-10-24T01:00:00Z">
        <w:r w:rsidR="00836BCC">
          <w:rPr>
            <w:lang w:val="en-US"/>
          </w:rPr>
          <w:t xml:space="preserve">Grok4.6 </w:t>
        </w:r>
      </w:ins>
      <w:del w:id="31" w:author="Atanas Ivanov" w:date="2026-10-24T01:00:00Z">
        <w:r w:rsidDel="00836BCC">
          <w:rPr>
            <w:lang w:val="en-US"/>
          </w:rPr>
          <w:delText>Cursor</w:delText>
        </w:r>
      </w:del>
      <w:r>
        <w:rPr>
          <w:lang w:val="en-US"/>
        </w:rPr>
        <w:t xml:space="preserve"> </w:t>
      </w:r>
      <w:r>
        <w:t>не се справи.  Опитах да дам детайлни пояснения, примерно как да манипулира календара и други, но не се получи.</w:t>
      </w:r>
    </w:p>
    <w:p w14:paraId="1164AFB9" w14:textId="21A5C515" w:rsidR="00656E99" w:rsidRDefault="00656E99" w:rsidP="00656E99">
      <w:pPr>
        <w:spacing w:after="120"/>
        <w:rPr>
          <w:lang w:val="en-US"/>
        </w:rPr>
      </w:pPr>
      <w:r>
        <w:t xml:space="preserve">Много грешки при </w:t>
      </w:r>
      <w:del w:id="32" w:author="Atanas Ivanov" w:date="2026-10-24T00:28:00Z">
        <w:r w:rsidDel="004A2D2C">
          <w:delText>р</w:delText>
        </w:r>
      </w:del>
      <w:r>
        <w:t xml:space="preserve">работа </w:t>
      </w:r>
      <w:r>
        <w:rPr>
          <w:lang w:val="en-US"/>
        </w:rPr>
        <w:t xml:space="preserve"> </w:t>
      </w:r>
      <w:del w:id="33" w:author="Atanas Ivanov" w:date="2026-10-24T00:28:00Z">
        <w:r w:rsidDel="004A2D2C">
          <w:rPr>
            <w:lang w:val="en-US"/>
          </w:rPr>
          <w:delText xml:space="preserve">s </w:delText>
        </w:r>
      </w:del>
      <w:ins w:id="34" w:author="Atanas Ivanov" w:date="2026-10-24T00:28:00Z">
        <w:r w:rsidR="004A2D2C">
          <w:t>с</w:t>
        </w:r>
        <w:r w:rsidR="004A2D2C">
          <w:rPr>
            <w:lang w:val="en-US"/>
          </w:rPr>
          <w:t xml:space="preserve"> </w:t>
        </w:r>
      </w:ins>
      <w:r>
        <w:rPr>
          <w:lang w:val="en-US"/>
        </w:rPr>
        <w:t xml:space="preserve">web </w:t>
      </w:r>
      <w:r>
        <w:t xml:space="preserve">страницата. Стигна се до там, че ми пращаше съобщения за грешки с пояснение ,че </w:t>
      </w:r>
      <w:r w:rsidR="0060185A">
        <w:t>това е проблем на страницата а не на апликацията.</w:t>
      </w:r>
      <w:r w:rsidR="00156865">
        <w:rPr>
          <w:lang w:val="en-US"/>
        </w:rPr>
        <w:t xml:space="preserve">   (</w:t>
      </w:r>
      <w:r w:rsidR="00156865">
        <w:t xml:space="preserve"> </w:t>
      </w:r>
      <w:r w:rsidR="00156865">
        <w:rPr>
          <w:lang w:val="en-US"/>
        </w:rPr>
        <w:t>MySQL – to many connections)</w:t>
      </w:r>
      <w:r w:rsidR="003C5B9E">
        <w:rPr>
          <w:lang w:val="en-US"/>
        </w:rPr>
        <w:t>.</w:t>
      </w:r>
    </w:p>
    <w:p w14:paraId="72DC48C3" w14:textId="77777777" w:rsidR="003C5B9E" w:rsidRDefault="003C5B9E" w:rsidP="00656E99">
      <w:pPr>
        <w:spacing w:after="120"/>
        <w:rPr>
          <w:lang w:val="en-US"/>
        </w:rPr>
      </w:pPr>
    </w:p>
    <w:p w14:paraId="4342F3FC" w14:textId="4A40D69C" w:rsidR="003C5B9E" w:rsidRDefault="003C5B9E">
      <w:pPr>
        <w:rPr>
          <w:ins w:id="35" w:author="Atanas Ivanov" w:date="2026-10-24T00:21:00Z"/>
          <w:lang w:val="en-US"/>
        </w:rPr>
        <w:pPrChange w:id="36" w:author="Atanas Ivanov" w:date="2026-10-24T00:33:00Z">
          <w:pPr>
            <w:spacing w:after="120"/>
          </w:pPr>
        </w:pPrChange>
      </w:pPr>
      <w:r>
        <w:t xml:space="preserve">Инсталирах </w:t>
      </w:r>
      <w:r>
        <w:rPr>
          <w:lang w:val="en-US"/>
        </w:rPr>
        <w:t xml:space="preserve">Claud Code. </w:t>
      </w:r>
      <w:r>
        <w:t xml:space="preserve">Написах в един </w:t>
      </w:r>
      <w:ins w:id="37" w:author="Atanas Ivanov" w:date="2026-10-24T00:16:00Z">
        <w:r>
          <w:rPr>
            <w:lang w:val="en-US"/>
          </w:rPr>
          <w:t xml:space="preserve">txt </w:t>
        </w:r>
        <w:r>
          <w:t xml:space="preserve">файл  какво очаквам </w:t>
        </w:r>
      </w:ins>
      <w:ins w:id="38" w:author="Atanas Ivanov" w:date="2026-10-24T00:17:00Z">
        <w:r>
          <w:t xml:space="preserve">и всичко се случи.  </w:t>
        </w:r>
        <w:r>
          <w:rPr>
            <w:lang w:val="en-US"/>
          </w:rPr>
          <w:t xml:space="preserve"> </w:t>
        </w:r>
      </w:ins>
      <w:ins w:id="39" w:author="Atanas Ivanov" w:date="2026-10-24T00:33:00Z">
        <w:r w:rsidR="004A2D2C">
          <w:rPr>
            <w:lang w:val="en-US"/>
          </w:rPr>
          <w:t xml:space="preserve">Opus 5.5  </w:t>
        </w:r>
      </w:ins>
      <w:ins w:id="40" w:author="Atanas Ivanov" w:date="2026-10-24T00:18:00Z">
        <w:r>
          <w:t xml:space="preserve">изчете всичко до тук и с две поправки направи това което очаквах и което </w:t>
        </w:r>
        <w:r>
          <w:rPr>
            <w:lang w:val="en-US"/>
          </w:rPr>
          <w:t>Cur</w:t>
        </w:r>
      </w:ins>
      <w:ins w:id="41" w:author="Atanas Ivanov" w:date="2026-10-24T00:19:00Z">
        <w:r>
          <w:rPr>
            <w:lang w:val="en-US"/>
          </w:rPr>
          <w:t xml:space="preserve">sor </w:t>
        </w:r>
        <w:r>
          <w:t xml:space="preserve"> не можа.</w:t>
        </w:r>
      </w:ins>
      <w:ins w:id="42" w:author="Atanas Ivanov" w:date="2026-10-24T00:20:00Z">
        <w:r w:rsidR="00847F36">
          <w:t xml:space="preserve">  Доста време</w:t>
        </w:r>
      </w:ins>
      <w:ins w:id="43" w:author="Atanas Ivanov" w:date="2026-10-24T00:29:00Z">
        <w:r w:rsidR="004A2D2C">
          <w:t xml:space="preserve"> му</w:t>
        </w:r>
      </w:ins>
      <w:ins w:id="44" w:author="Atanas Ivanov" w:date="2026-10-24T00:20:00Z">
        <w:r w:rsidR="00847F36">
          <w:t xml:space="preserve"> отне за проби и проверки как да се придвижи по страницата.</w:t>
        </w:r>
      </w:ins>
    </w:p>
    <w:p w14:paraId="0F07B295" w14:textId="39FAC3C1" w:rsidR="00484198" w:rsidRDefault="00484198" w:rsidP="00656E99">
      <w:pPr>
        <w:spacing w:after="120"/>
        <w:rPr>
          <w:ins w:id="45" w:author="Atanas Ivanov" w:date="2026-10-24T00:23:00Z"/>
        </w:rPr>
      </w:pPr>
      <w:ins w:id="46" w:author="Atanas Ivanov" w:date="2026-10-24T00:21:00Z">
        <w:r>
          <w:t xml:space="preserve">Като последна част от задачата беше да направи </w:t>
        </w:r>
      </w:ins>
      <w:ins w:id="47" w:author="Atanas Ivanov" w:date="2026-10-24T00:22:00Z">
        <w:r>
          <w:rPr>
            <w:lang w:val="en-US"/>
          </w:rPr>
          <w:t xml:space="preserve">email SMPT </w:t>
        </w:r>
        <w:r>
          <w:t>секцията. Имаше доуточняващи въпроси за запазването на дан</w:t>
        </w:r>
      </w:ins>
      <w:ins w:id="48" w:author="Atanas Ivanov" w:date="2026-10-24T00:23:00Z">
        <w:r>
          <w:t xml:space="preserve">ните. </w:t>
        </w:r>
      </w:ins>
    </w:p>
    <w:p w14:paraId="625C302E" w14:textId="77777777" w:rsidR="00484198" w:rsidRDefault="00484198" w:rsidP="00656E99">
      <w:pPr>
        <w:spacing w:after="120"/>
        <w:rPr>
          <w:ins w:id="49" w:author="Atanas Ivanov" w:date="2026-10-24T00:23:00Z"/>
        </w:rPr>
      </w:pPr>
    </w:p>
    <w:p w14:paraId="3DE812A8" w14:textId="66D2923E" w:rsidR="004A2D2C" w:rsidRDefault="00484198">
      <w:pPr>
        <w:rPr>
          <w:ins w:id="50" w:author="Atanas Ivanov" w:date="2026-10-24T00:31:00Z"/>
          <w:lang w:val="en-US"/>
        </w:rPr>
        <w:pPrChange w:id="51" w:author="Atanas Ivanov" w:date="2026-10-24T00:33:00Z">
          <w:pPr>
            <w:spacing w:after="120"/>
          </w:pPr>
        </w:pPrChange>
      </w:pPr>
      <w:ins w:id="52" w:author="Atanas Ivanov" w:date="2026-10-24T00:23:00Z">
        <w:r>
          <w:t xml:space="preserve">Към края инсталирах един </w:t>
        </w:r>
        <w:r>
          <w:rPr>
            <w:lang w:val="en-US"/>
          </w:rPr>
          <w:t xml:space="preserve">skill </w:t>
        </w:r>
        <w:r>
          <w:t xml:space="preserve">за </w:t>
        </w:r>
      </w:ins>
      <w:ins w:id="53" w:author="Atanas Ivanov" w:date="2026-10-24T00:24:00Z">
        <w:r>
          <w:t xml:space="preserve">създаване на </w:t>
        </w:r>
        <w:r>
          <w:rPr>
            <w:lang w:val="en-US"/>
          </w:rPr>
          <w:t xml:space="preserve"> PDF</w:t>
        </w:r>
        <w:r>
          <w:t xml:space="preserve"> и поисках да бъде направено </w:t>
        </w:r>
        <w:r w:rsidR="004A2D2C">
          <w:t xml:space="preserve">детаилно описание. </w:t>
        </w:r>
      </w:ins>
      <w:ins w:id="54" w:author="Atanas Ivanov" w:date="2026-10-24T00:29:00Z">
        <w:r w:rsidR="004A2D2C">
          <w:t xml:space="preserve"> Видях,</w:t>
        </w:r>
      </w:ins>
      <w:ins w:id="55" w:author="Atanas Ivanov" w:date="2026-10-24T00:33:00Z">
        <w:r w:rsidR="004A2D2C">
          <w:rPr>
            <w:lang w:val="en-US"/>
          </w:rPr>
          <w:t xml:space="preserve"> </w:t>
        </w:r>
        <w:r w:rsidR="004A2D2C">
          <w:t>че</w:t>
        </w:r>
      </w:ins>
      <w:ins w:id="56" w:author="Atanas Ivanov" w:date="2026-10-24T00:29:00Z">
        <w:r w:rsidR="004A2D2C">
          <w:t xml:space="preserve"> </w:t>
        </w:r>
      </w:ins>
      <w:ins w:id="57" w:author="Atanas Ivanov" w:date="2026-10-24T00:33:00Z">
        <w:r w:rsidR="004A2D2C">
          <w:rPr>
            <w:lang w:val="en-US"/>
          </w:rPr>
          <w:t xml:space="preserve">Opus 5.5 </w:t>
        </w:r>
      </w:ins>
      <w:ins w:id="58" w:author="Atanas Ivanov" w:date="2026-10-24T00:29:00Z">
        <w:r w:rsidR="004A2D2C">
          <w:t xml:space="preserve">не го </w:t>
        </w:r>
      </w:ins>
      <w:ins w:id="59" w:author="Atanas Ivanov" w:date="2026-10-24T00:30:00Z">
        <w:r w:rsidR="004A2D2C">
          <w:t xml:space="preserve">ползва. И на въпроса ми не вижда ли </w:t>
        </w:r>
        <w:r w:rsidR="004A2D2C">
          <w:rPr>
            <w:lang w:val="en-US"/>
          </w:rPr>
          <w:t xml:space="preserve">PDF skill </w:t>
        </w:r>
        <w:r w:rsidR="004A2D2C">
          <w:t xml:space="preserve"> ми отговори ,че няма нужда о</w:t>
        </w:r>
      </w:ins>
      <w:ins w:id="60" w:author="Atanas Ivanov" w:date="2026-10-24T00:31:00Z">
        <w:r w:rsidR="004A2D2C">
          <w:t xml:space="preserve">т него защото ще направи всичко с </w:t>
        </w:r>
        <w:r w:rsidR="004A2D2C">
          <w:rPr>
            <w:lang w:val="en-US"/>
          </w:rPr>
          <w:t xml:space="preserve">Chromium. </w:t>
        </w:r>
      </w:ins>
    </w:p>
    <w:p w14:paraId="33DB59B7" w14:textId="44C56743" w:rsidR="00484198" w:rsidRPr="004A2D2C" w:rsidRDefault="004A2D2C" w:rsidP="00656E99">
      <w:pPr>
        <w:spacing w:after="120"/>
        <w:rPr>
          <w:ins w:id="61" w:author="Atanas Ivanov" w:date="2026-10-24T00:17:00Z"/>
        </w:rPr>
      </w:pPr>
      <w:ins w:id="62" w:author="Atanas Ivanov" w:date="2026-10-24T00:31:00Z">
        <w:r>
          <w:t xml:space="preserve">Тогава инсталирах </w:t>
        </w:r>
        <w:r>
          <w:rPr>
            <w:lang w:val="en-US"/>
          </w:rPr>
          <w:t>docx skill</w:t>
        </w:r>
      </w:ins>
      <w:ins w:id="63" w:author="Atanas Ivanov" w:date="2026-10-24T00:36:00Z">
        <w:r w:rsidR="003D5149">
          <w:t xml:space="preserve">.  Поисках от  </w:t>
        </w:r>
        <w:r w:rsidR="003D5149">
          <w:rPr>
            <w:lang w:val="en-US"/>
          </w:rPr>
          <w:t>Haiku</w:t>
        </w:r>
        <w:r w:rsidR="003D5149">
          <w:t xml:space="preserve"> 4.5   да направи детаилна документацея.   </w:t>
        </w:r>
        <w:r w:rsidR="003D5149">
          <w:rPr>
            <w:lang w:val="en-US"/>
          </w:rPr>
          <w:t>Haiku</w:t>
        </w:r>
        <w:r w:rsidR="003D5149">
          <w:t xml:space="preserve"> 4.5   не видя </w:t>
        </w:r>
        <w:r w:rsidR="003D5149">
          <w:rPr>
            <w:lang w:val="en-US"/>
          </w:rPr>
          <w:t xml:space="preserve">Docx </w:t>
        </w:r>
      </w:ins>
      <w:ins w:id="64" w:author="Atanas Ivanov" w:date="2026-10-24T00:37:00Z">
        <w:r w:rsidR="003D5149">
          <w:t xml:space="preserve"> и трябваше да му подскажа.</w:t>
        </w:r>
      </w:ins>
      <w:ins w:id="65" w:author="Atanas Ivanov" w:date="2026-10-24T00:36:00Z">
        <w:r w:rsidR="003D5149">
          <w:t xml:space="preserve">  </w:t>
        </w:r>
      </w:ins>
      <w:ins w:id="66" w:author="Atanas Ivanov" w:date="2026-10-24T00:31:00Z">
        <w:r>
          <w:rPr>
            <w:lang w:val="en-US"/>
          </w:rPr>
          <w:t xml:space="preserve"> </w:t>
        </w:r>
      </w:ins>
      <w:ins w:id="67" w:author="Atanas Ivanov" w:date="2026-10-24T00:37:00Z">
        <w:r w:rsidR="003D5149">
          <w:t>Същия</w:t>
        </w:r>
      </w:ins>
      <w:ins w:id="68" w:author="Atanas Ivanov" w:date="2026-10-24T00:38:00Z">
        <w:r w:rsidR="003D5149">
          <w:t>т</w:t>
        </w:r>
      </w:ins>
      <w:ins w:id="69" w:author="Atanas Ivanov" w:date="2026-10-24T00:37:00Z">
        <w:r w:rsidR="003D5149">
          <w:t xml:space="preserve"> промпт дадох и на </w:t>
        </w:r>
      </w:ins>
      <w:ins w:id="70" w:author="Atanas Ivanov" w:date="2026-10-24T00:32:00Z">
        <w:r>
          <w:t xml:space="preserve"> </w:t>
        </w:r>
        <w:r>
          <w:rPr>
            <w:lang w:val="en-US"/>
          </w:rPr>
          <w:t xml:space="preserve"> </w:t>
        </w:r>
      </w:ins>
      <w:ins w:id="71" w:author="Atanas Ivanov" w:date="2026-10-24T00:34:00Z">
        <w:r>
          <w:rPr>
            <w:lang w:val="en-US"/>
          </w:rPr>
          <w:t>Opus 5.5</w:t>
        </w:r>
        <w:r>
          <w:t>.</w:t>
        </w:r>
      </w:ins>
      <w:ins w:id="72" w:author="Atanas Ivanov" w:date="2026-10-24T00:37:00Z">
        <w:r w:rsidR="003D5149">
          <w:t xml:space="preserve"> Няма</w:t>
        </w:r>
      </w:ins>
      <w:ins w:id="73" w:author="Atanas Ivanov" w:date="2026-10-24T00:38:00Z">
        <w:r w:rsidR="003D5149">
          <w:t>ше нужда от подсказки.</w:t>
        </w:r>
        <w:r w:rsidR="00626977">
          <w:t xml:space="preserve"> Видях </w:t>
        </w:r>
      </w:ins>
      <w:ins w:id="74" w:author="Atanas Ivanov" w:date="2026-10-24T00:39:00Z">
        <w:r w:rsidR="00626977">
          <w:t>голяма разлика в двата документа: стил, детаилност, визия</w:t>
        </w:r>
      </w:ins>
    </w:p>
    <w:p w14:paraId="4F836FEF" w14:textId="77777777" w:rsidR="003C5B9E" w:rsidRPr="003C5B9E" w:rsidRDefault="003C5B9E" w:rsidP="00656E99">
      <w:pPr>
        <w:spacing w:after="120"/>
      </w:pPr>
    </w:p>
    <w:p w14:paraId="346EF8A1" w14:textId="6D7743F3" w:rsidR="00656E99" w:rsidRPr="00626977" w:rsidDel="003D5149" w:rsidRDefault="00656E99" w:rsidP="00656E99">
      <w:pPr>
        <w:spacing w:after="120"/>
        <w:rPr>
          <w:del w:id="75" w:author="Atanas Ivanov" w:date="2026-10-24T00:38:00Z"/>
          <w:rPrChange w:id="76" w:author="Atanas Ivanov" w:date="2026-10-24T00:40:00Z">
            <w:rPr>
              <w:del w:id="77" w:author="Atanas Ivanov" w:date="2026-10-24T00:38:00Z"/>
              <w:lang w:val="en-US"/>
            </w:rPr>
          </w:rPrChange>
        </w:rPr>
      </w:pPr>
      <w:del w:id="78" w:author="Atanas Ivanov" w:date="2026-10-24T00:40:00Z">
        <w:r w:rsidDel="00626977">
          <w:br/>
        </w:r>
      </w:del>
    </w:p>
    <w:p w14:paraId="6F0B2BCC" w14:textId="77777777" w:rsidR="00656E99" w:rsidRPr="003D5149" w:rsidDel="0088351C" w:rsidRDefault="00656E99" w:rsidP="00656E99">
      <w:pPr>
        <w:spacing w:after="120"/>
        <w:ind w:firstLine="708"/>
        <w:rPr>
          <w:del w:id="79" w:author="Atanas Ivanov" w:date="2026-10-24T00:35:00Z"/>
          <w:rPrChange w:id="80" w:author="Atanas Ivanov" w:date="2026-10-24T00:38:00Z">
            <w:rPr>
              <w:del w:id="81" w:author="Atanas Ivanov" w:date="2026-10-24T00:35:00Z"/>
              <w:lang w:val="en-US"/>
            </w:rPr>
          </w:rPrChange>
        </w:rPr>
      </w:pPr>
    </w:p>
    <w:p w14:paraId="0E248FC0" w14:textId="7D70AC5F" w:rsidR="002F29DE" w:rsidDel="0088351C" w:rsidRDefault="002F29DE" w:rsidP="002F29DE">
      <w:pPr>
        <w:spacing w:after="120"/>
        <w:rPr>
          <w:del w:id="82" w:author="Atanas Ivanov" w:date="2026-10-24T00:35:00Z"/>
        </w:rPr>
      </w:pPr>
    </w:p>
    <w:p w14:paraId="7E03A643" w14:textId="77777777" w:rsidR="002F29DE" w:rsidRPr="002F29DE" w:rsidDel="0088351C" w:rsidRDefault="002F29DE" w:rsidP="002F29DE">
      <w:pPr>
        <w:spacing w:after="120"/>
        <w:rPr>
          <w:del w:id="83" w:author="Atanas Ivanov" w:date="2026-10-24T00:35:00Z"/>
        </w:rPr>
      </w:pPr>
    </w:p>
    <w:p w14:paraId="41993671" w14:textId="77777777" w:rsidR="00660255" w:rsidRDefault="00660255" w:rsidP="00EB4A57">
      <w:pPr>
        <w:spacing w:after="120"/>
      </w:pPr>
    </w:p>
    <w:p w14:paraId="787138C8" w14:textId="6A0BA8B3" w:rsidR="002F29DE" w:rsidRDefault="0097564A" w:rsidP="00EB4A57">
      <w:pPr>
        <w:spacing w:after="120"/>
      </w:pPr>
      <w:ins w:id="84" w:author="Atanas Ivanov" w:date="2026-10-24T00:48:00Z">
        <w:r>
          <w:rPr>
            <w:noProof/>
          </w:rPr>
          <w:lastRenderedPageBreak/>
          <w:drawing>
            <wp:inline distT="0" distB="0" distL="0" distR="0" wp14:anchorId="5C53DB14" wp14:editId="747D0643">
              <wp:extent cx="5467350" cy="4274055"/>
              <wp:effectExtent l="0" t="0" r="0" b="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6854" cy="42814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91387EA" w14:textId="4FEE8D2F" w:rsidR="00660255" w:rsidRPr="00660255" w:rsidDel="0097564A" w:rsidRDefault="00660255" w:rsidP="00EB4A57">
      <w:pPr>
        <w:spacing w:after="120"/>
        <w:rPr>
          <w:del w:id="85" w:author="Atanas Ivanov" w:date="2026-10-24T00:49:00Z"/>
        </w:rPr>
      </w:pPr>
    </w:p>
    <w:p w14:paraId="73C37217" w14:textId="77777777" w:rsidR="0062515A" w:rsidDel="0097564A" w:rsidRDefault="0062515A" w:rsidP="00EB4A57">
      <w:pPr>
        <w:spacing w:after="120"/>
        <w:rPr>
          <w:del w:id="86" w:author="Atanas Ivanov" w:date="2026-10-24T00:49:00Z"/>
          <w:lang w:val="en-US"/>
        </w:rPr>
      </w:pPr>
    </w:p>
    <w:p w14:paraId="6F03653F" w14:textId="7B262BA3" w:rsidR="0062515A" w:rsidRPr="0097564A" w:rsidDel="0097564A" w:rsidRDefault="0062515A" w:rsidP="00EB4A57">
      <w:pPr>
        <w:spacing w:after="120"/>
        <w:rPr>
          <w:del w:id="87" w:author="Atanas Ivanov" w:date="2026-10-24T00:49:00Z"/>
          <w:rPrChange w:id="88" w:author="Atanas Ivanov" w:date="2026-10-24T00:49:00Z">
            <w:rPr>
              <w:del w:id="89" w:author="Atanas Ivanov" w:date="2026-10-24T00:49:00Z"/>
              <w:lang w:val="en-US"/>
            </w:rPr>
          </w:rPrChange>
        </w:rPr>
      </w:pPr>
    </w:p>
    <w:p w14:paraId="1FB17F99" w14:textId="06C5BFDE" w:rsidR="0062515A" w:rsidRPr="0062515A" w:rsidDel="0097564A" w:rsidRDefault="0062515A" w:rsidP="00EB4A57">
      <w:pPr>
        <w:spacing w:after="120"/>
        <w:rPr>
          <w:del w:id="90" w:author="Atanas Ivanov" w:date="2026-10-24T00:49:00Z"/>
          <w:lang w:val="en-US"/>
        </w:rPr>
      </w:pPr>
    </w:p>
    <w:p w14:paraId="600F6C15" w14:textId="6197A924" w:rsidR="00EB4A57" w:rsidRPr="00EB4A57" w:rsidDel="00373F22" w:rsidRDefault="0097564A">
      <w:pPr>
        <w:rPr>
          <w:del w:id="91" w:author="Atanas Ivanov" w:date="2026-10-24T00:53:00Z"/>
        </w:rPr>
      </w:pPr>
      <w:ins w:id="92" w:author="Atanas Ivanov" w:date="2026-10-24T00:49:00Z">
        <w:r>
          <w:rPr>
            <w:noProof/>
          </w:rPr>
          <w:drawing>
            <wp:inline distT="0" distB="0" distL="0" distR="0" wp14:anchorId="1240C557" wp14:editId="22D90975">
              <wp:extent cx="5519503" cy="4314825"/>
              <wp:effectExtent l="0" t="0" r="5080" b="0"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21497" cy="431638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6E78BC0" w14:textId="77777777" w:rsidR="00EB4A57" w:rsidDel="00373F22" w:rsidRDefault="00EB4A57">
      <w:pPr>
        <w:rPr>
          <w:del w:id="93" w:author="Atanas Ivanov" w:date="2026-10-24T00:53:00Z"/>
          <w:lang w:val="en-US"/>
        </w:rPr>
      </w:pPr>
    </w:p>
    <w:p w14:paraId="2430975A" w14:textId="77777777" w:rsidR="00EB4A57" w:rsidRPr="00373F22" w:rsidRDefault="00EB4A57">
      <w:pPr>
        <w:rPr>
          <w:rPrChange w:id="94" w:author="Atanas Ivanov" w:date="2026-10-24T00:53:00Z">
            <w:rPr>
              <w:lang w:val="en-US"/>
            </w:rPr>
          </w:rPrChange>
        </w:rPr>
      </w:pPr>
    </w:p>
    <w:sectPr w:rsidR="00EB4A57" w:rsidRPr="00373F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tanas Ivanov">
    <w15:presenceInfo w15:providerId="Windows Live" w15:userId="3c05611416a0cf6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A57"/>
    <w:rsid w:val="000751CB"/>
    <w:rsid w:val="00156865"/>
    <w:rsid w:val="002C007E"/>
    <w:rsid w:val="002F29DE"/>
    <w:rsid w:val="00373F22"/>
    <w:rsid w:val="003C5B9E"/>
    <w:rsid w:val="003D5149"/>
    <w:rsid w:val="00412C53"/>
    <w:rsid w:val="004510F5"/>
    <w:rsid w:val="00482428"/>
    <w:rsid w:val="00484198"/>
    <w:rsid w:val="004A2D2C"/>
    <w:rsid w:val="0060185A"/>
    <w:rsid w:val="0062515A"/>
    <w:rsid w:val="00626977"/>
    <w:rsid w:val="00626A42"/>
    <w:rsid w:val="00656E99"/>
    <w:rsid w:val="00660255"/>
    <w:rsid w:val="007962F7"/>
    <w:rsid w:val="00836BCC"/>
    <w:rsid w:val="00847F36"/>
    <w:rsid w:val="0088351C"/>
    <w:rsid w:val="00911CA7"/>
    <w:rsid w:val="0097564A"/>
    <w:rsid w:val="00B665B1"/>
    <w:rsid w:val="00EB4A57"/>
    <w:rsid w:val="00F5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72834"/>
  <w15:chartTrackingRefBased/>
  <w15:docId w15:val="{6DD0396B-9E49-4EA3-9C47-AF903CE17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A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4A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4A5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C5B9E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373F2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clicktoplay.io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nassovv@yahoo.com" TargetMode="Externa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E84BC9-B1CA-4923-8682-6F45E903A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Atanas Ivanov</dc:creator>
  <cp:keywords/>
  <dc:description/>
  <cp:lastModifiedBy>Atanas Ivanov</cp:lastModifiedBy>
  <cp:revision>21</cp:revision>
  <dcterms:created xsi:type="dcterms:W3CDTF">2026-10-23T20:34:00Z</dcterms:created>
  <dcterms:modified xsi:type="dcterms:W3CDTF">2026-10-23T22:00:00Z</dcterms:modified>
</cp:coreProperties>
</file>